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2EC6" w14:textId="6149D4B9" w:rsidR="009718DE" w:rsidRPr="00D43589" w:rsidRDefault="00622EE0" w:rsidP="001E29A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0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  <w:del w:id="1" w:author="JOAO" w:date="2026-10-15T20:16:00Z">
        <w:r w:rsidRPr="00D43589" w:rsidDel="00006420">
          <w:rPr>
            <w:rFonts w:ascii="Times New Roman" w:hAnsi="Times New Roman"/>
            <w:b/>
            <w:color w:val="000000" w:themeColor="text1"/>
            <w:sz w:val="28"/>
            <w:rPrChange w:id="2" w:author="Isabella" w:date="2026-10-06T20:20:00Z">
              <w:rPr>
                <w:rFonts w:ascii="Times New Roman" w:hAnsi="Times New Roman"/>
                <w:b/>
                <w:color w:val="1F4E79"/>
                <w:sz w:val="28"/>
              </w:rPr>
            </w:rPrChange>
          </w:rPr>
          <w:delText>[</w:delText>
        </w:r>
      </w:del>
      <w:ins w:id="3" w:author="JOAO" w:date="2026-10-15T20:04:00Z">
        <w:r w:rsidR="002539B2" w:rsidRPr="002539B2">
          <w:rPr>
            <w:rFonts w:ascii="Times New Roman" w:hAnsi="Times New Roman"/>
            <w:b/>
            <w:color w:val="000000" w:themeColor="text1"/>
            <w:sz w:val="28"/>
          </w:rPr>
          <w:t>DESAFIOS ÉTICOS, REGULATÓRIOS E OPERACIONAIS DA INTELIGÊNCIA ARTIFICIAL NOS DIAGNÓSTICOS DE SAÚDE: UMA REVISÃO INTEGRATIVA DA LITERATURA</w:t>
        </w:r>
      </w:ins>
      <w:del w:id="4" w:author="JOAO" w:date="2026-10-15T20:04:00Z">
        <w:r w:rsidRPr="00D43589" w:rsidDel="002539B2">
          <w:rPr>
            <w:rFonts w:ascii="Times New Roman" w:hAnsi="Times New Roman"/>
            <w:b/>
            <w:color w:val="000000" w:themeColor="text1"/>
            <w:sz w:val="28"/>
            <w:rPrChange w:id="5" w:author="Isabella" w:date="2026-10-06T20:20:00Z">
              <w:rPr>
                <w:rFonts w:ascii="Times New Roman" w:hAnsi="Times New Roman"/>
                <w:b/>
                <w:color w:val="1F4E79"/>
                <w:sz w:val="28"/>
              </w:rPr>
            </w:rPrChange>
          </w:rPr>
          <w:delText>COLE AQUI O TÍTULO FINAL DO TRABALHO</w:delText>
        </w:r>
      </w:del>
      <w:del w:id="6" w:author="JOAO" w:date="2026-10-15T20:17:00Z">
        <w:r w:rsidRPr="00D43589" w:rsidDel="00006420">
          <w:rPr>
            <w:rFonts w:ascii="Times New Roman" w:hAnsi="Times New Roman"/>
            <w:b/>
            <w:color w:val="000000" w:themeColor="text1"/>
            <w:sz w:val="28"/>
            <w:rPrChange w:id="7" w:author="Isabella" w:date="2026-10-06T20:20:00Z">
              <w:rPr>
                <w:rFonts w:ascii="Times New Roman" w:hAnsi="Times New Roman"/>
                <w:b/>
                <w:color w:val="1F4E79"/>
                <w:sz w:val="28"/>
              </w:rPr>
            </w:rPrChange>
          </w:rPr>
          <w:delText>]</w:delText>
        </w:r>
      </w:del>
    </w:p>
    <w:p w14:paraId="434C6D26" w14:textId="77777777" w:rsidR="00A866D7" w:rsidRPr="00D43589" w:rsidRDefault="00A866D7" w:rsidP="0030327C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8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</w:p>
    <w:p w14:paraId="66041129" w14:textId="0F9218D9" w:rsidR="0072291A" w:rsidRPr="00D43589" w:rsidRDefault="006D5DF8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9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10" w:author="Isabella" w:date="2026-10-06T19:05:00Z">
        <w:r w:rsidRPr="00D43589">
          <w:rPr>
            <w:rFonts w:ascii="Times New Roman" w:hAnsi="Times New Roman" w:cs="Times New Roman"/>
            <w:color w:val="000000" w:themeColor="text1"/>
            <w:sz w:val="24"/>
            <w:szCs w:val="24"/>
            <w:rPrChange w:id="11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ISABELLA LUIZA DOS SANTOS SOUZA, E</w:t>
        </w:r>
      </w:ins>
      <w:ins w:id="12" w:author="Isabella" w:date="2026-10-06T19:11:00Z">
        <w:r w:rsidRPr="00D43589">
          <w:rPr>
            <w:rFonts w:ascii="Times New Roman" w:hAnsi="Times New Roman" w:cs="Times New Roman"/>
            <w:color w:val="000000" w:themeColor="text1"/>
            <w:sz w:val="24"/>
            <w:szCs w:val="24"/>
            <w:rPrChange w:id="13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SPECIALISTA.</w:t>
        </w:r>
      </w:ins>
      <w:del w:id="14" w:author="Isabella" w:date="2026-10-06T19:05:00Z">
        <w:r w:rsidR="0072291A" w:rsidRPr="00D43589" w:rsidDel="006D5DF8">
          <w:rPr>
            <w:rFonts w:ascii="Times New Roman" w:hAnsi="Times New Roman" w:cs="Times New Roman"/>
            <w:color w:val="000000" w:themeColor="text1"/>
            <w:sz w:val="24"/>
            <w:szCs w:val="24"/>
            <w:rPrChange w:id="15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ORIENTADOR E TITULAÇÃO]</w:delText>
        </w:r>
      </w:del>
      <w:r w:rsidR="0072291A"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16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1"/>
      </w:r>
    </w:p>
    <w:p w14:paraId="4513413D" w14:textId="5FF205CB" w:rsidR="00FC70D8" w:rsidRPr="00D43589" w:rsidRDefault="00595417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43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del w:id="44" w:author="JOAO" w:date="2026-10-15T20:19:00Z">
        <w:r w:rsidRPr="00D43589" w:rsidDel="00006420">
          <w:rPr>
            <w:rFonts w:ascii="Times New Roman" w:hAnsi="Times New Roman" w:cs="Times New Roman"/>
            <w:color w:val="000000" w:themeColor="text1"/>
            <w:sz w:val="24"/>
            <w:szCs w:val="24"/>
            <w:rPrChange w:id="45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</w:delText>
        </w:r>
      </w:del>
      <w:del w:id="46" w:author="JOAO" w:date="2026-10-15T20:04:00Z">
        <w:r w:rsidRPr="00D43589" w:rsidDel="002539B2">
          <w:rPr>
            <w:rFonts w:ascii="Times New Roman" w:hAnsi="Times New Roman" w:cs="Times New Roman"/>
            <w:color w:val="000000" w:themeColor="text1"/>
            <w:sz w:val="24"/>
            <w:szCs w:val="24"/>
            <w:rPrChange w:id="47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NOME COMPLETO DO ALUNO</w:delText>
        </w:r>
      </w:del>
      <w:ins w:id="48" w:author="JOAO" w:date="2026-10-15T20:04:00Z">
        <w:r w:rsidR="002539B2">
          <w:rPr>
            <w:rFonts w:ascii="Times New Roman" w:hAnsi="Times New Roman" w:cs="Times New Roman"/>
            <w:color w:val="000000" w:themeColor="text1"/>
            <w:sz w:val="24"/>
            <w:szCs w:val="24"/>
          </w:rPr>
          <w:t>JOÃO PEDRO RIBEIRO OTREIRA</w:t>
        </w:r>
      </w:ins>
      <w:del w:id="49" w:author="JOAO" w:date="2026-10-15T20:05:00Z">
        <w:r w:rsidRPr="00D43589" w:rsidDel="002539B2">
          <w:rPr>
            <w:rFonts w:ascii="Times New Roman" w:hAnsi="Times New Roman" w:cs="Times New Roman"/>
            <w:color w:val="000000" w:themeColor="text1"/>
            <w:sz w:val="24"/>
            <w:szCs w:val="24"/>
            <w:rPrChange w:id="50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 xml:space="preserve"> 1</w:delText>
        </w:r>
      </w:del>
      <w:del w:id="51" w:author="JOAO" w:date="2026-10-15T20:19:00Z">
        <w:r w:rsidRPr="00D43589" w:rsidDel="00006420">
          <w:rPr>
            <w:rFonts w:ascii="Times New Roman" w:hAnsi="Times New Roman" w:cs="Times New Roman"/>
            <w:color w:val="000000" w:themeColor="text1"/>
            <w:sz w:val="24"/>
            <w:szCs w:val="24"/>
            <w:rPrChange w:id="52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]</w:delText>
        </w:r>
      </w:del>
      <w:r w:rsidR="00FC70D8"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53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2"/>
      </w:r>
    </w:p>
    <w:p w14:paraId="0EBA97DB" w14:textId="556F5BC8" w:rsidR="00595417" w:rsidRDefault="00595417" w:rsidP="00A866D7">
      <w:pPr>
        <w:spacing w:after="0" w:line="240" w:lineRule="auto"/>
        <w:ind w:firstLine="709"/>
        <w:jc w:val="right"/>
        <w:rPr>
          <w:ins w:id="57" w:author="JOAO" w:date="2026-10-15T20:21:00Z"/>
          <w:rFonts w:ascii="Times New Roman" w:hAnsi="Times New Roman" w:cs="Times New Roman"/>
          <w:color w:val="000000" w:themeColor="text1"/>
          <w:sz w:val="24"/>
          <w:szCs w:val="24"/>
        </w:rPr>
      </w:pPr>
      <w:del w:id="58" w:author="JOAO" w:date="2026-10-15T20:19:00Z">
        <w:r w:rsidRPr="00D43589" w:rsidDel="00006420">
          <w:rPr>
            <w:rFonts w:ascii="Times New Roman" w:hAnsi="Times New Roman" w:cs="Times New Roman"/>
            <w:color w:val="000000" w:themeColor="text1"/>
            <w:sz w:val="24"/>
            <w:szCs w:val="24"/>
            <w:rPrChange w:id="59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</w:delText>
        </w:r>
      </w:del>
      <w:ins w:id="60" w:author="JOAO" w:date="2026-10-15T20:05:00Z">
        <w:r w:rsidR="002539B2" w:rsidRPr="002539B2">
          <w:rPr>
            <w:rFonts w:ascii="Times New Roman" w:hAnsi="Times New Roman" w:cs="Times New Roman"/>
            <w:color w:val="000000" w:themeColor="text1"/>
            <w:sz w:val="24"/>
            <w:szCs w:val="24"/>
          </w:rPr>
          <w:t>GUSTAVO SANTOS DE OLIVEIRA</w:t>
        </w:r>
      </w:ins>
      <w:del w:id="61" w:author="JOAO" w:date="2026-10-15T20:05:00Z">
        <w:r w:rsidRPr="00D43589" w:rsidDel="002539B2">
          <w:rPr>
            <w:rFonts w:ascii="Times New Roman" w:hAnsi="Times New Roman" w:cs="Times New Roman"/>
            <w:color w:val="000000" w:themeColor="text1"/>
            <w:sz w:val="24"/>
            <w:szCs w:val="24"/>
            <w:rPrChange w:id="62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NOME COMPLETO DO ALUNO 2 OU EXCLUIR ESTA LINHA</w:delText>
        </w:r>
      </w:del>
      <w:del w:id="63" w:author="JOAO" w:date="2026-10-15T20:19:00Z">
        <w:r w:rsidRPr="00D43589" w:rsidDel="00006420">
          <w:rPr>
            <w:rFonts w:ascii="Times New Roman" w:hAnsi="Times New Roman" w:cs="Times New Roman"/>
            <w:color w:val="000000" w:themeColor="text1"/>
            <w:sz w:val="24"/>
            <w:szCs w:val="24"/>
            <w:rPrChange w:id="64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]</w:delText>
        </w:r>
      </w:del>
      <w:r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65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3"/>
      </w:r>
    </w:p>
    <w:p w14:paraId="2C20EE16" w14:textId="065A8116" w:rsidR="00006420" w:rsidRPr="00D43589" w:rsidDel="00006420" w:rsidRDefault="00006420" w:rsidP="00A866D7">
      <w:pPr>
        <w:spacing w:after="0" w:line="240" w:lineRule="auto"/>
        <w:ind w:firstLine="709"/>
        <w:jc w:val="right"/>
        <w:rPr>
          <w:del w:id="68" w:author="JOAO" w:date="2026-10-15T20:21:00Z"/>
          <w:rFonts w:ascii="Times New Roman" w:hAnsi="Times New Roman" w:cs="Times New Roman"/>
          <w:color w:val="000000" w:themeColor="text1"/>
          <w:sz w:val="24"/>
          <w:szCs w:val="24"/>
          <w:rPrChange w:id="69" w:author="Isabella" w:date="2026-10-06T20:20:00Z">
            <w:rPr>
              <w:del w:id="70" w:author="JOAO" w:date="2026-10-15T20:21:00Z"/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3CEC18E7" w14:textId="6818B8D1" w:rsidR="00006420" w:rsidRDefault="00006420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06420">
        <w:rPr>
          <w:rFonts w:ascii="Times New Roman" w:hAnsi="Times New Roman" w:cs="Times New Roman"/>
          <w:color w:val="000000" w:themeColor="text1"/>
          <w:sz w:val="24"/>
          <w:szCs w:val="24"/>
        </w:rPr>
        <w:t>BRUNO AGOSTINHO DE SOUZA</w:t>
      </w:r>
      <w:ins w:id="71" w:author="JOAO" w:date="2026-10-15T20:21:00Z">
        <w:r w:rsidRPr="00046E43">
          <w:rPr>
            <w:rStyle w:val="Refdenotaderodap"/>
            <w:rFonts w:ascii="Times New Roman" w:hAnsi="Times New Roman" w:cs="Times New Roman"/>
            <w:color w:val="000000" w:themeColor="text1"/>
            <w:sz w:val="24"/>
            <w:szCs w:val="24"/>
          </w:rPr>
          <w:footnoteReference w:id="4"/>
        </w:r>
      </w:ins>
    </w:p>
    <w:p w14:paraId="3D20A7AC" w14:textId="4E9E47EE" w:rsidR="00006420" w:rsidRDefault="00006420" w:rsidP="00006420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06420">
        <w:rPr>
          <w:rFonts w:ascii="Times New Roman" w:hAnsi="Times New Roman" w:cs="Times New Roman"/>
          <w:color w:val="000000" w:themeColor="text1"/>
          <w:sz w:val="24"/>
          <w:szCs w:val="24"/>
        </w:rPr>
        <w:t>LUCAS AGUIAR DOS SANTOS</w:t>
      </w:r>
      <w:ins w:id="75" w:author="JOAO" w:date="2026-10-15T20:21:00Z">
        <w:r w:rsidRPr="00046E43">
          <w:rPr>
            <w:rStyle w:val="Refdenotaderodap"/>
            <w:rFonts w:ascii="Times New Roman" w:hAnsi="Times New Roman" w:cs="Times New Roman"/>
            <w:color w:val="000000" w:themeColor="text1"/>
            <w:sz w:val="24"/>
            <w:szCs w:val="24"/>
          </w:rPr>
          <w:footnoteReference w:id="5"/>
        </w:r>
      </w:ins>
    </w:p>
    <w:p w14:paraId="032A79F0" w14:textId="77777777" w:rsidR="00F670B9" w:rsidRPr="00D43589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82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F94A4C3" w14:textId="77777777" w:rsidR="00A866D7" w:rsidRPr="00D43589" w:rsidDel="006D5DF8" w:rsidRDefault="00A866D7" w:rsidP="00AD1B1B">
      <w:pPr>
        <w:spacing w:after="0" w:line="240" w:lineRule="auto"/>
        <w:jc w:val="both"/>
        <w:rPr>
          <w:del w:id="83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84" w:author="Isabella" w:date="2026-10-06T20:20:00Z">
            <w:rPr>
              <w:del w:id="85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86"/>
      <w:r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87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RESUMO</w:t>
      </w:r>
      <w:commentRangeEnd w:id="86"/>
      <w:r w:rsidR="0030327C" w:rsidRPr="00D43589">
        <w:rPr>
          <w:rStyle w:val="Refdecomentrio"/>
          <w:rFonts w:ascii="Times New Roman" w:hAnsi="Times New Roman" w:cs="Times New Roman"/>
          <w:b/>
          <w:color w:val="000000" w:themeColor="text1"/>
          <w:sz w:val="24"/>
          <w:szCs w:val="24"/>
          <w:rPrChange w:id="88" w:author="Isabella" w:date="2026-10-06T20:20:00Z">
            <w:rPr>
              <w:rStyle w:val="Refdecomentrio"/>
              <w:rFonts w:ascii="Times New Roman" w:hAnsi="Times New Roman" w:cs="Times New Roman"/>
              <w:b/>
              <w:sz w:val="24"/>
              <w:szCs w:val="24"/>
            </w:rPr>
          </w:rPrChange>
        </w:rPr>
        <w:commentReference w:id="86"/>
      </w:r>
    </w:p>
    <w:p w14:paraId="548185A3" w14:textId="77777777" w:rsidR="00CF7C84" w:rsidRPr="00D43589" w:rsidDel="006D5DF8" w:rsidRDefault="00CF7C84" w:rsidP="00AD1B1B">
      <w:pPr>
        <w:spacing w:after="0" w:line="240" w:lineRule="auto"/>
        <w:jc w:val="both"/>
        <w:rPr>
          <w:del w:id="89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90" w:author="Isabella" w:date="2026-10-06T20:20:00Z">
            <w:rPr>
              <w:del w:id="91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72745C42" w14:textId="60EB6D7D" w:rsidR="002539B2" w:rsidRDefault="00AE49E2" w:rsidP="002539B2">
      <w:pPr>
        <w:jc w:val="both"/>
        <w:rPr>
          <w:ins w:id="92" w:author="JOAO" w:date="2026-10-15T20:06:00Z"/>
          <w:rFonts w:ascii="Times New Roman" w:hAnsi="Times New Roman"/>
          <w:bCs/>
          <w:color w:val="000000" w:themeColor="text1"/>
          <w:sz w:val="24"/>
        </w:rPr>
      </w:pPr>
      <w:del w:id="93" w:author="Isabella" w:date="2026-10-06T19:05:00Z">
        <w:r w:rsidRPr="00D43589" w:rsidDel="006D5DF8">
          <w:rPr>
            <w:rFonts w:ascii="Times New Roman" w:hAnsi="Times New Roman"/>
            <w:b/>
            <w:color w:val="000000" w:themeColor="text1"/>
            <w:sz w:val="24"/>
            <w:rPrChange w:id="94" w:author="Isabella" w:date="2026-10-06T20:20:00Z">
              <w:rPr>
                <w:rFonts w:ascii="Times New Roman" w:hAnsi="Times New Roman"/>
                <w:b/>
                <w:color w:val="C00000"/>
                <w:sz w:val="24"/>
              </w:rPr>
            </w:rPrChange>
          </w:rPr>
          <w:delText xml:space="preserve">INSTRUÇÃO: </w:delText>
        </w:r>
        <w:r w:rsidRPr="00D43589" w:rsidDel="006D5DF8">
          <w:rPr>
            <w:rFonts w:ascii="Times New Roman" w:hAnsi="Times New Roman"/>
            <w:i/>
            <w:color w:val="000000" w:themeColor="text1"/>
            <w:sz w:val="24"/>
            <w:rPrChange w:id="95" w:author="Isabella" w:date="2026-10-06T20:20:00Z">
              <w:rPr>
                <w:rFonts w:ascii="Times New Roman" w:hAnsi="Times New Roman"/>
                <w:i/>
                <w:color w:val="C00000"/>
                <w:sz w:val="24"/>
              </w:rPr>
            </w:rPrChange>
          </w:rPr>
          <w:delText>gere o texto com o arquivo Markdown final. Depois, cole o bloco RESUMO COMPLETO abaixo, apague todas as marcações entre colchetes e mantenha um único parágrafo, sem tópicos ou subtítulos.</w:delText>
        </w:r>
      </w:del>
      <w:r w:rsidRPr="00D43589">
        <w:rPr>
          <w:rFonts w:ascii="Times New Roman" w:hAnsi="Times New Roman"/>
          <w:i/>
          <w:color w:val="000000" w:themeColor="text1"/>
          <w:sz w:val="24"/>
          <w:rPrChange w:id="96" w:author="Isabella" w:date="2026-10-06T20:20:00Z">
            <w:rPr>
              <w:rFonts w:ascii="Times New Roman" w:hAnsi="Times New Roman"/>
              <w:i/>
              <w:color w:val="C00000"/>
              <w:sz w:val="24"/>
            </w:rPr>
          </w:rPrChange>
        </w:rPr>
        <w:br/>
      </w:r>
      <w:r w:rsidRPr="00D43589">
        <w:rPr>
          <w:rFonts w:ascii="Times New Roman" w:hAnsi="Times New Roman"/>
          <w:i/>
          <w:color w:val="000000" w:themeColor="text1"/>
          <w:sz w:val="24"/>
          <w:rPrChange w:id="97" w:author="Isabella" w:date="2026-10-06T20:20:00Z">
            <w:rPr>
              <w:rFonts w:ascii="Times New Roman" w:hAnsi="Times New Roman"/>
              <w:i/>
              <w:color w:val="C00000"/>
              <w:sz w:val="24"/>
            </w:rPr>
          </w:rPrChange>
        </w:rPr>
        <w:br/>
      </w:r>
      <w:del w:id="98" w:author="JOAO" w:date="2026-10-15T20:06:00Z">
        <w:r w:rsidRPr="00D43589" w:rsidDel="002539B2">
          <w:rPr>
            <w:rFonts w:ascii="Times New Roman" w:hAnsi="Times New Roman"/>
            <w:bCs/>
            <w:color w:val="000000" w:themeColor="text1"/>
            <w:sz w:val="24"/>
            <w:rPrChange w:id="99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 xml:space="preserve">[INTRODUÇÃO — </w:delText>
        </w:r>
      </w:del>
      <w:ins w:id="100" w:author="JOAO" w:date="2026-10-15T19:55:00Z">
        <w:r w:rsidR="002539B2" w:rsidRPr="002539B2">
          <w:rPr>
            <w:rFonts w:ascii="Times New Roman" w:hAnsi="Times New Roman"/>
            <w:bCs/>
            <w:color w:val="000000" w:themeColor="text1"/>
            <w:sz w:val="24"/>
          </w:rPr>
          <w:t xml:space="preserve">O diagnóstico médico </w:t>
        </w:r>
      </w:ins>
      <w:r w:rsidR="00E715F6">
        <w:rPr>
          <w:rFonts w:ascii="Times New Roman" w:hAnsi="Times New Roman"/>
          <w:bCs/>
          <w:color w:val="000000" w:themeColor="text1"/>
          <w:sz w:val="24"/>
        </w:rPr>
        <w:t>atual</w:t>
      </w:r>
      <w:ins w:id="101" w:author="JOAO" w:date="2026-10-15T19:55:00Z">
        <w:r w:rsidR="002539B2" w:rsidRPr="002539B2">
          <w:rPr>
            <w:rFonts w:ascii="Times New Roman" w:hAnsi="Times New Roman"/>
            <w:bCs/>
            <w:color w:val="000000" w:themeColor="text1"/>
            <w:sz w:val="24"/>
          </w:rPr>
          <w:t xml:space="preserve"> depende do processamento de grandes volumes de dados. A incorporação da Inteligência Artificial (IA) na saúde trouxe avanços na interpretação rápida de exames de imagem, na triagem de urgência e na automação de fluxos operacionais. No entanto, surgem dilemas éticos </w:t>
        </w:r>
      </w:ins>
      <w:ins w:id="102" w:author="JOAO" w:date="2026-10-15T20:09:00Z">
        <w:r w:rsidR="00311B78">
          <w:rPr>
            <w:rFonts w:ascii="Times New Roman" w:hAnsi="Times New Roman"/>
            <w:bCs/>
            <w:color w:val="000000" w:themeColor="text1"/>
            <w:sz w:val="24"/>
          </w:rPr>
          <w:t>importantes</w:t>
        </w:r>
      </w:ins>
      <w:ins w:id="103" w:author="JOAO" w:date="2026-10-15T19:55:00Z">
        <w:r w:rsidR="002539B2" w:rsidRPr="002539B2">
          <w:rPr>
            <w:rFonts w:ascii="Times New Roman" w:hAnsi="Times New Roman"/>
            <w:bCs/>
            <w:color w:val="000000" w:themeColor="text1"/>
            <w:sz w:val="24"/>
          </w:rPr>
          <w:t xml:space="preserve"> quanto à segurança d</w:t>
        </w:r>
      </w:ins>
      <w:ins w:id="104" w:author="JOAO" w:date="2026-10-15T20:10:00Z">
        <w:r w:rsidR="00311B78">
          <w:rPr>
            <w:rFonts w:ascii="Times New Roman" w:hAnsi="Times New Roman"/>
            <w:bCs/>
            <w:color w:val="000000" w:themeColor="text1"/>
            <w:sz w:val="24"/>
          </w:rPr>
          <w:t>es</w:t>
        </w:r>
      </w:ins>
      <w:ins w:id="105" w:author="JOAO" w:date="2026-10-15T19:55:00Z">
        <w:r w:rsidR="002539B2" w:rsidRPr="002539B2">
          <w:rPr>
            <w:rFonts w:ascii="Times New Roman" w:hAnsi="Times New Roman"/>
            <w:bCs/>
            <w:color w:val="000000" w:themeColor="text1"/>
            <w:sz w:val="24"/>
          </w:rPr>
          <w:t>s</w:t>
        </w:r>
      </w:ins>
      <w:ins w:id="106" w:author="JOAO" w:date="2026-10-15T20:10:00Z">
        <w:r w:rsidR="00311B78">
          <w:rPr>
            <w:rFonts w:ascii="Times New Roman" w:hAnsi="Times New Roman"/>
            <w:bCs/>
            <w:color w:val="000000" w:themeColor="text1"/>
            <w:sz w:val="24"/>
          </w:rPr>
          <w:t>as</w:t>
        </w:r>
      </w:ins>
      <w:ins w:id="107" w:author="JOAO" w:date="2026-10-15T19:55:00Z">
        <w:r w:rsidR="002539B2" w:rsidRPr="002539B2">
          <w:rPr>
            <w:rFonts w:ascii="Times New Roman" w:hAnsi="Times New Roman"/>
            <w:bCs/>
            <w:color w:val="000000" w:themeColor="text1"/>
            <w:sz w:val="24"/>
          </w:rPr>
          <w:t xml:space="preserve"> ferramentas, aos vieses históricos de treinamento e à privacidade dos pacientes. O objetivo deste estudo é analisar a atuação da IA no suporte </w:t>
        </w:r>
      </w:ins>
      <w:ins w:id="108" w:author="JOAO" w:date="2026-10-15T20:10:00Z">
        <w:r w:rsidR="00311B78">
          <w:rPr>
            <w:rFonts w:ascii="Times New Roman" w:hAnsi="Times New Roman"/>
            <w:bCs/>
            <w:color w:val="000000" w:themeColor="text1"/>
            <w:sz w:val="24"/>
          </w:rPr>
          <w:t xml:space="preserve">ao </w:t>
        </w:r>
      </w:ins>
      <w:ins w:id="109" w:author="JOAO" w:date="2026-10-15T19:55:00Z">
        <w:r w:rsidR="002539B2" w:rsidRPr="002539B2">
          <w:rPr>
            <w:rFonts w:ascii="Times New Roman" w:hAnsi="Times New Roman"/>
            <w:bCs/>
            <w:color w:val="000000" w:themeColor="text1"/>
            <w:sz w:val="24"/>
          </w:rPr>
          <w:t xml:space="preserve">diagnóstico e definir os limites éticos e humanos para sua aplicação clínica. </w:t>
        </w:r>
      </w:ins>
      <w:del w:id="110" w:author="JOAO" w:date="2026-10-15T19:55:00Z">
        <w:r w:rsidRPr="00D43589" w:rsidDel="002539B2">
          <w:rPr>
            <w:rFonts w:ascii="Times New Roman" w:hAnsi="Times New Roman"/>
            <w:bCs/>
            <w:color w:val="000000" w:themeColor="text1"/>
            <w:sz w:val="24"/>
            <w:rPrChange w:id="111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COLE AQUI O TRECHO COM CONTEXTO, TEMA, PROBLEMA, JUSTIFICATIVA E OBJETIVO</w:delText>
        </w:r>
      </w:del>
      <w:del w:id="112" w:author="JOAO" w:date="2026-10-15T20:06:00Z">
        <w:r w:rsidRPr="00D43589" w:rsidDel="002539B2">
          <w:rPr>
            <w:rFonts w:ascii="Times New Roman" w:hAnsi="Times New Roman"/>
            <w:bCs/>
            <w:color w:val="000000" w:themeColor="text1"/>
            <w:sz w:val="24"/>
            <w:rPrChange w:id="113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]</w:delText>
        </w:r>
        <w:r w:rsidRPr="00D43589" w:rsidDel="002539B2">
          <w:rPr>
            <w:rFonts w:ascii="Times New Roman" w:hAnsi="Times New Roman"/>
            <w:bCs/>
            <w:color w:val="000000" w:themeColor="text1"/>
            <w:sz w:val="24"/>
            <w:rPrChange w:id="114" w:author="Isabella" w:date="2026-10-06T20:20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</w:del>
    </w:p>
    <w:p w14:paraId="61444FAF" w14:textId="77777777" w:rsidR="00311B78" w:rsidRDefault="00311B78" w:rsidP="00875998">
      <w:pPr>
        <w:jc w:val="both"/>
        <w:rPr>
          <w:ins w:id="115" w:author="JOAO" w:date="2026-10-15T20:12:00Z"/>
          <w:rFonts w:ascii="Times New Roman" w:hAnsi="Times New Roman"/>
          <w:bCs/>
          <w:color w:val="000000" w:themeColor="text1"/>
          <w:sz w:val="24"/>
        </w:rPr>
      </w:pPr>
      <w:ins w:id="116" w:author="JOAO" w:date="2026-10-15T20:11:00Z">
        <w:r w:rsidRPr="00311B78">
          <w:rPr>
            <w:rFonts w:ascii="Times New Roman" w:hAnsi="Times New Roman"/>
            <w:bCs/>
            <w:color w:val="000000" w:themeColor="text1"/>
            <w:sz w:val="24"/>
          </w:rPr>
          <w:t xml:space="preserve">Foi feita uma revisão da literatura científica publicada entre 2021 e 2025, utilizando as bases de dados </w:t>
        </w:r>
        <w:proofErr w:type="spellStart"/>
        <w:r w:rsidRPr="00311B78">
          <w:rPr>
            <w:rFonts w:ascii="Times New Roman" w:hAnsi="Times New Roman"/>
            <w:bCs/>
            <w:color w:val="000000" w:themeColor="text1"/>
            <w:sz w:val="24"/>
          </w:rPr>
          <w:t>PubMed</w:t>
        </w:r>
        <w:proofErr w:type="spellEnd"/>
        <w:r w:rsidRPr="00311B78">
          <w:rPr>
            <w:rFonts w:ascii="Times New Roman" w:hAnsi="Times New Roman"/>
            <w:bCs/>
            <w:color w:val="000000" w:themeColor="text1"/>
            <w:sz w:val="24"/>
          </w:rPr>
          <w:t xml:space="preserve">, Scopus, Web </w:t>
        </w:r>
        <w:proofErr w:type="spellStart"/>
        <w:r w:rsidRPr="00311B78">
          <w:rPr>
            <w:rFonts w:ascii="Times New Roman" w:hAnsi="Times New Roman"/>
            <w:bCs/>
            <w:color w:val="000000" w:themeColor="text1"/>
            <w:sz w:val="24"/>
          </w:rPr>
          <w:t>of</w:t>
        </w:r>
        <w:proofErr w:type="spellEnd"/>
        <w:r w:rsidRPr="00311B78">
          <w:rPr>
            <w:rFonts w:ascii="Times New Roman" w:hAnsi="Times New Roman"/>
            <w:bCs/>
            <w:color w:val="000000" w:themeColor="text1"/>
            <w:sz w:val="24"/>
          </w:rPr>
          <w:t xml:space="preserve"> Science, SciELO e LILACS. Para a busca, foram usados termos relacionados à inteligência artificial, aos diagnósticos e à ética. Foram selecionados artigos completos e de acesso aberto que estivessem relacionados ao tema da pesquisa. Depois, os estudos foram analisados e comparados de acordo com os principais assuntos abordados.</w:t>
        </w:r>
        <w:r w:rsidRPr="00FE4BDD" w:rsidDel="002539B2">
          <w:rPr>
            <w:rFonts w:ascii="Times New Roman" w:hAnsi="Times New Roman"/>
            <w:bCs/>
            <w:color w:val="000000" w:themeColor="text1"/>
            <w:sz w:val="24"/>
          </w:rPr>
          <w:t xml:space="preserve"> </w:t>
        </w:r>
      </w:ins>
    </w:p>
    <w:p w14:paraId="55091E05" w14:textId="78BAF718" w:rsidR="002539B2" w:rsidRDefault="00AE49E2" w:rsidP="00875998">
      <w:pPr>
        <w:jc w:val="both"/>
        <w:rPr>
          <w:ins w:id="117" w:author="JOAO" w:date="2026-10-15T20:07:00Z"/>
          <w:rFonts w:ascii="Times New Roman" w:hAnsi="Times New Roman"/>
          <w:bCs/>
          <w:color w:val="000000" w:themeColor="text1"/>
          <w:sz w:val="24"/>
        </w:rPr>
      </w:pPr>
      <w:del w:id="118" w:author="JOAO" w:date="2026-10-15T20:06:00Z">
        <w:r w:rsidRPr="00D43589" w:rsidDel="002539B2">
          <w:rPr>
            <w:rFonts w:ascii="Times New Roman" w:hAnsi="Times New Roman"/>
            <w:bCs/>
            <w:color w:val="000000" w:themeColor="text1"/>
            <w:sz w:val="24"/>
            <w:rPrChange w:id="119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 xml:space="preserve">[METODOLOGIA — </w:delText>
        </w:r>
      </w:del>
      <w:del w:id="120" w:author="JOAO" w:date="2026-10-15T19:56:00Z">
        <w:r w:rsidRPr="00D43589" w:rsidDel="002539B2">
          <w:rPr>
            <w:rFonts w:ascii="Times New Roman" w:hAnsi="Times New Roman"/>
            <w:bCs/>
            <w:color w:val="000000" w:themeColor="text1"/>
            <w:sz w:val="24"/>
            <w:rPrChange w:id="121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COLE AQUI O TRECHO COM TIPO DE REVISÃO, BASES, RECORTE, CRITÉRIOS, TRIAGEM E ANÁLISE</w:delText>
        </w:r>
      </w:del>
      <w:del w:id="122" w:author="JOAO" w:date="2026-10-15T20:06:00Z">
        <w:r w:rsidRPr="00D43589" w:rsidDel="002539B2">
          <w:rPr>
            <w:rFonts w:ascii="Times New Roman" w:hAnsi="Times New Roman"/>
            <w:bCs/>
            <w:color w:val="000000" w:themeColor="text1"/>
            <w:sz w:val="24"/>
            <w:rPrChange w:id="123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]</w:delText>
        </w:r>
        <w:r w:rsidRPr="00D43589" w:rsidDel="002539B2">
          <w:rPr>
            <w:rFonts w:ascii="Times New Roman" w:hAnsi="Times New Roman"/>
            <w:bCs/>
            <w:color w:val="000000" w:themeColor="text1"/>
            <w:sz w:val="24"/>
            <w:rPrChange w:id="124" w:author="Isabella" w:date="2026-10-06T20:20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  <w:r w:rsidRPr="00D43589" w:rsidDel="002539B2">
          <w:rPr>
            <w:rFonts w:ascii="Times New Roman" w:hAnsi="Times New Roman"/>
            <w:bCs/>
            <w:color w:val="000000" w:themeColor="text1"/>
            <w:sz w:val="24"/>
            <w:rPrChange w:id="125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[DESENVOLVIMENTO —</w:delText>
        </w:r>
      </w:del>
      <w:ins w:id="126" w:author="JOAO" w:date="2026-10-15T20:12:00Z">
        <w:r w:rsidR="00311B78">
          <w:rPr>
            <w:rFonts w:ascii="Times New Roman" w:hAnsi="Times New Roman"/>
            <w:bCs/>
            <w:color w:val="000000" w:themeColor="text1"/>
            <w:sz w:val="24"/>
          </w:rPr>
          <w:t xml:space="preserve">O estudo </w:t>
        </w:r>
      </w:ins>
      <w:del w:id="127" w:author="JOAO" w:date="2026-10-15T20:06:00Z">
        <w:r w:rsidRPr="00D43589" w:rsidDel="002539B2">
          <w:rPr>
            <w:rFonts w:ascii="Times New Roman" w:hAnsi="Times New Roman"/>
            <w:bCs/>
            <w:color w:val="000000" w:themeColor="text1"/>
            <w:sz w:val="24"/>
            <w:rPrChange w:id="128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 xml:space="preserve"> </w:delText>
        </w:r>
      </w:del>
      <w:ins w:id="129" w:author="JOAO" w:date="2026-10-15T19:59:00Z">
        <w:r w:rsidR="002539B2" w:rsidRPr="002539B2">
          <w:rPr>
            <w:rFonts w:ascii="Times New Roman" w:hAnsi="Times New Roman"/>
            <w:bCs/>
            <w:color w:val="000000" w:themeColor="text1"/>
            <w:sz w:val="24"/>
          </w:rPr>
          <w:t xml:space="preserve">evidencia que a IA atua de forma eficaz como suporte cognitivo ao médico, agilizando exames e otimizando a gestão clínica. Por outro lado, registram-se riscos de erros diagnósticos em cascata, opacidade dos modelos e vulnerabilidades </w:t>
        </w:r>
      </w:ins>
      <w:ins w:id="130" w:author="JOAO" w:date="2026-10-15T20:12:00Z">
        <w:r w:rsidR="00311B78">
          <w:rPr>
            <w:rFonts w:ascii="Times New Roman" w:hAnsi="Times New Roman"/>
            <w:bCs/>
            <w:color w:val="000000" w:themeColor="text1"/>
            <w:sz w:val="24"/>
          </w:rPr>
          <w:t>com</w:t>
        </w:r>
      </w:ins>
      <w:ins w:id="131" w:author="JOAO" w:date="2026-10-15T19:59:00Z">
        <w:r w:rsidR="002539B2" w:rsidRPr="002539B2">
          <w:rPr>
            <w:rFonts w:ascii="Times New Roman" w:hAnsi="Times New Roman"/>
            <w:bCs/>
            <w:color w:val="000000" w:themeColor="text1"/>
            <w:sz w:val="24"/>
          </w:rPr>
          <w:t xml:space="preserve"> a LGPD. </w:t>
        </w:r>
      </w:ins>
      <w:ins w:id="132" w:author="JOAO" w:date="2026-10-15T20:13:00Z">
        <w:r w:rsidR="00372C44">
          <w:rPr>
            <w:rFonts w:ascii="Times New Roman" w:hAnsi="Times New Roman"/>
            <w:bCs/>
            <w:color w:val="000000" w:themeColor="text1"/>
            <w:sz w:val="24"/>
          </w:rPr>
          <w:t>Se destaca</w:t>
        </w:r>
      </w:ins>
      <w:ins w:id="133" w:author="JOAO" w:date="2026-10-15T19:59:00Z">
        <w:r w:rsidR="002539B2" w:rsidRPr="002539B2">
          <w:rPr>
            <w:rFonts w:ascii="Times New Roman" w:hAnsi="Times New Roman"/>
            <w:bCs/>
            <w:color w:val="000000" w:themeColor="text1"/>
            <w:sz w:val="24"/>
          </w:rPr>
          <w:t xml:space="preserve"> a necessidade de combater a dependência tecnológica externa e a escassez de ensaios clínicos prospectivos regionais.</w:t>
        </w:r>
      </w:ins>
    </w:p>
    <w:p w14:paraId="07F0A2EC" w14:textId="6CD5DC1A" w:rsidR="00623E37" w:rsidRPr="002539B2" w:rsidRDefault="00AE49E2" w:rsidP="00875998">
      <w:pPr>
        <w:jc w:val="both"/>
        <w:rPr>
          <w:rFonts w:ascii="Times New Roman" w:hAnsi="Times New Roman"/>
          <w:bCs/>
          <w:color w:val="000000" w:themeColor="text1"/>
          <w:sz w:val="24"/>
          <w:rPrChange w:id="134" w:author="JOAO" w:date="2026-10-15T20:07:00Z">
            <w:rPr>
              <w:rFonts w:ascii="Times New Roman" w:hAnsi="Times New Roman" w:cs="Times New Roman"/>
              <w:sz w:val="24"/>
              <w:szCs w:val="24"/>
            </w:rPr>
          </w:rPrChange>
        </w:rPr>
        <w:pPrChange w:id="135" w:author="JOAO" w:date="2026-10-15T20:06:00Z">
          <w:pPr>
            <w:spacing w:after="0" w:line="360" w:lineRule="auto"/>
          </w:pPr>
        </w:pPrChange>
      </w:pPr>
      <w:del w:id="136" w:author="JOAO" w:date="2026-10-15T19:59:00Z">
        <w:r w:rsidRPr="00D43589" w:rsidDel="002539B2">
          <w:rPr>
            <w:rFonts w:ascii="Times New Roman" w:hAnsi="Times New Roman"/>
            <w:bCs/>
            <w:color w:val="000000" w:themeColor="text1"/>
            <w:sz w:val="24"/>
            <w:rPrChange w:id="137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COLE AQUI A SÍNTESE CRÍTICA DOS ESTUDOS, COM COMPARAÇÕES, RESULTADOS, LIMITAÇÕES E LACUNAS</w:delText>
        </w:r>
      </w:del>
      <w:del w:id="138" w:author="JOAO" w:date="2026-10-15T20:07:00Z">
        <w:r w:rsidRPr="00D43589" w:rsidDel="002539B2">
          <w:rPr>
            <w:rFonts w:ascii="Times New Roman" w:hAnsi="Times New Roman"/>
            <w:bCs/>
            <w:color w:val="000000" w:themeColor="text1"/>
            <w:sz w:val="24"/>
            <w:rPrChange w:id="139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]</w:delText>
        </w:r>
        <w:r w:rsidRPr="00D43589" w:rsidDel="002539B2">
          <w:rPr>
            <w:rFonts w:ascii="Times New Roman" w:hAnsi="Times New Roman"/>
            <w:bCs/>
            <w:color w:val="000000" w:themeColor="text1"/>
            <w:sz w:val="24"/>
            <w:rPrChange w:id="140" w:author="Isabella" w:date="2026-10-06T20:20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  <w:r w:rsidRPr="00D43589" w:rsidDel="002539B2">
          <w:rPr>
            <w:rFonts w:ascii="Times New Roman" w:hAnsi="Times New Roman"/>
            <w:bCs/>
            <w:color w:val="000000" w:themeColor="text1"/>
            <w:sz w:val="24"/>
            <w:rPrChange w:id="141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 xml:space="preserve">[CONSIDERAÇÕES GERAIS — </w:delText>
        </w:r>
      </w:del>
      <w:ins w:id="142" w:author="JOAO" w:date="2026-10-15T19:59:00Z">
        <w:r w:rsidR="002539B2" w:rsidRPr="002539B2">
          <w:rPr>
            <w:rFonts w:ascii="Times New Roman" w:hAnsi="Times New Roman"/>
            <w:bCs/>
            <w:color w:val="000000" w:themeColor="text1"/>
            <w:sz w:val="24"/>
            <w:rPrChange w:id="143" w:author="JOAO" w:date="2026-10-15T20:07:00Z">
              <w:rPr/>
            </w:rPrChange>
          </w:rPr>
          <w:t>Conclui</w:t>
        </w:r>
      </w:ins>
      <w:ins w:id="144" w:author="JOAO" w:date="2026-10-15T20:13:00Z">
        <w:r w:rsidR="00372C44">
          <w:rPr>
            <w:rFonts w:ascii="Times New Roman" w:hAnsi="Times New Roman"/>
            <w:bCs/>
            <w:color w:val="000000" w:themeColor="text1"/>
            <w:sz w:val="24"/>
          </w:rPr>
          <w:t xml:space="preserve"> então</w:t>
        </w:r>
      </w:ins>
      <w:ins w:id="145" w:author="JOAO" w:date="2026-10-15T19:59:00Z">
        <w:r w:rsidR="002539B2" w:rsidRPr="002539B2">
          <w:rPr>
            <w:rFonts w:ascii="Times New Roman" w:hAnsi="Times New Roman"/>
            <w:bCs/>
            <w:color w:val="000000" w:themeColor="text1"/>
            <w:sz w:val="24"/>
            <w:rPrChange w:id="146" w:author="JOAO" w:date="2026-10-15T20:07:00Z">
              <w:rPr/>
            </w:rPrChange>
          </w:rPr>
          <w:t xml:space="preserve"> que a IA deve atuar como ferramenta complementar de auxílio ao diagnóstico, mantendo-se a decisão final sob a responsabilidade do profissional de saúde. Recomenda-se o fortalecimento da governança de dados e a preservação do cuidado humano centrado no paciente.</w:t>
        </w:r>
      </w:ins>
      <w:del w:id="147" w:author="JOAO" w:date="2026-10-15T19:59:00Z">
        <w:r w:rsidRPr="00D43589" w:rsidDel="002539B2">
          <w:rPr>
            <w:rFonts w:ascii="Times New Roman" w:hAnsi="Times New Roman"/>
            <w:bCs/>
            <w:color w:val="000000" w:themeColor="text1"/>
            <w:sz w:val="24"/>
            <w:rPrChange w:id="148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COLE AQUI A RESPOSTA AO PROBLEMA, O SIGNIFICADO DOS ACHADOS, AS LIMITAÇÕES E AS RECOMENDAÇÕES</w:delText>
        </w:r>
      </w:del>
      <w:del w:id="149" w:author="JOAO" w:date="2026-10-15T20:07:00Z">
        <w:r w:rsidRPr="00D43589" w:rsidDel="002539B2">
          <w:rPr>
            <w:rFonts w:ascii="Times New Roman" w:hAnsi="Times New Roman"/>
            <w:bCs/>
            <w:color w:val="000000" w:themeColor="text1"/>
            <w:sz w:val="24"/>
            <w:rPrChange w:id="150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]</w:delText>
        </w:r>
      </w:del>
    </w:p>
    <w:p w14:paraId="35A6F002" w14:textId="77777777" w:rsidR="004708DB" w:rsidRPr="00D43589" w:rsidRDefault="004708DB" w:rsidP="004708D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rPrChange w:id="151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60524003" w14:textId="1801A8E2" w:rsidR="004708DB" w:rsidRPr="00D43589" w:rsidRDefault="00ED28C6" w:rsidP="00AD1B1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rPrChange w:id="152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/>
          <w:b/>
          <w:color w:val="000000" w:themeColor="text1"/>
          <w:sz w:val="24"/>
          <w:rPrChange w:id="153" w:author="Isabella" w:date="2026-10-06T20:20:00Z">
            <w:rPr>
              <w:rFonts w:ascii="Times New Roman" w:hAnsi="Times New Roman"/>
              <w:b/>
              <w:sz w:val="24"/>
            </w:rPr>
          </w:rPrChange>
        </w:rPr>
        <w:t xml:space="preserve">Palavras-chave: </w:t>
      </w:r>
      <w:del w:id="154" w:author="JOAO" w:date="2026-10-15T20:07:00Z">
        <w:r w:rsidRPr="00D43589" w:rsidDel="006B4121">
          <w:rPr>
            <w:rFonts w:ascii="Times New Roman" w:hAnsi="Times New Roman"/>
            <w:color w:val="000000" w:themeColor="text1"/>
            <w:sz w:val="24"/>
            <w:rPrChange w:id="155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[</w:delText>
        </w:r>
      </w:del>
      <w:ins w:id="156" w:author="JOAO" w:date="2026-10-15T20:00:00Z">
        <w:r w:rsidR="002539B2" w:rsidRPr="002539B2">
          <w:rPr>
            <w:rFonts w:ascii="Times New Roman" w:hAnsi="Times New Roman"/>
            <w:color w:val="000000" w:themeColor="text1"/>
            <w:sz w:val="24"/>
          </w:rPr>
          <w:t>Inteligência Artificial. Diagnóstico Médico. Segurança do Paciente.</w:t>
        </w:r>
      </w:ins>
      <w:del w:id="157" w:author="JOAO" w:date="2026-10-15T20:00:00Z">
        <w:r w:rsidRPr="00D43589" w:rsidDel="002539B2">
          <w:rPr>
            <w:rFonts w:ascii="Times New Roman" w:hAnsi="Times New Roman"/>
            <w:color w:val="000000" w:themeColor="text1"/>
            <w:sz w:val="24"/>
            <w:rPrChange w:id="158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COLE AQUI TRÊS PALAVRAS-CHAVE SEPARADAS POR PONTO</w:delText>
        </w:r>
      </w:del>
      <w:del w:id="159" w:author="JOAO" w:date="2026-10-15T20:07:00Z">
        <w:r w:rsidRPr="00D43589" w:rsidDel="006B4121">
          <w:rPr>
            <w:rFonts w:ascii="Times New Roman" w:hAnsi="Times New Roman"/>
            <w:color w:val="000000" w:themeColor="text1"/>
            <w:sz w:val="24"/>
            <w:rPrChange w:id="160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]</w:delText>
        </w:r>
      </w:del>
    </w:p>
    <w:p w14:paraId="1232C383" w14:textId="6369C6B5" w:rsidR="002539B2" w:rsidRPr="00D43589" w:rsidDel="00372C44" w:rsidRDefault="002539B2" w:rsidP="00AD1B1B">
      <w:pPr>
        <w:spacing w:after="0" w:line="240" w:lineRule="auto"/>
        <w:jc w:val="both"/>
        <w:rPr>
          <w:del w:id="161" w:author="JOAO" w:date="2026-10-15T20:13:00Z"/>
          <w:rFonts w:ascii="Times New Roman" w:hAnsi="Times New Roman" w:cs="Times New Roman"/>
          <w:b/>
          <w:color w:val="000000" w:themeColor="text1"/>
          <w:sz w:val="24"/>
          <w:szCs w:val="24"/>
          <w:rPrChange w:id="162" w:author="Isabella" w:date="2026-10-06T20:20:00Z">
            <w:rPr>
              <w:del w:id="163" w:author="JOAO" w:date="2026-10-15T20:13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2C810A3" w14:textId="77777777" w:rsidR="00C259E1" w:rsidRPr="00D43589" w:rsidRDefault="00C259E1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64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5032E766" w14:textId="3E8A8251" w:rsidR="007641CF" w:rsidRPr="00D43589" w:rsidRDefault="007641CF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65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166"/>
      <w:r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167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REFERÊNCIA</w:t>
      </w:r>
      <w:r w:rsidR="00E1616A"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168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S</w:t>
      </w:r>
      <w:commentRangeEnd w:id="166"/>
      <w:r w:rsidR="000656E9" w:rsidRPr="00D43589">
        <w:rPr>
          <w:b/>
          <w:color w:val="000000" w:themeColor="text1"/>
          <w:sz w:val="24"/>
          <w:szCs w:val="24"/>
          <w:rPrChange w:id="169" w:author="Isabella" w:date="2026-10-06T20:20:00Z">
            <w:rPr>
              <w:b/>
              <w:sz w:val="24"/>
              <w:szCs w:val="24"/>
            </w:rPr>
          </w:rPrChange>
        </w:rPr>
        <w:commentReference w:id="166"/>
      </w:r>
      <w:ins w:id="170" w:author="JOAO" w:date="2026-10-15T20:00:00Z">
        <w:r w:rsidR="002539B2">
          <w:rPr>
            <w:rFonts w:ascii="Times New Roman" w:hAnsi="Times New Roman" w:cs="Times New Roman"/>
            <w:b/>
            <w:color w:val="000000" w:themeColor="text1"/>
            <w:sz w:val="24"/>
            <w:szCs w:val="24"/>
          </w:rPr>
          <w:br/>
        </w:r>
      </w:ins>
    </w:p>
    <w:p w14:paraId="4BE41803" w14:textId="06E324C9" w:rsidR="00A93D78" w:rsidRPr="00D43589" w:rsidRDefault="00A93D78" w:rsidP="00C708FD">
      <w:pPr>
        <w:spacing w:before="200" w:line="240" w:lineRule="auto"/>
        <w:rPr>
          <w:rFonts w:ascii="Times New Roman" w:hAnsi="Times New Roman" w:cs="Times New Roman"/>
          <w:color w:val="000000" w:themeColor="text1"/>
          <w:sz w:val="24"/>
          <w:szCs w:val="24"/>
          <w:rPrChange w:id="171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del w:id="172" w:author="JOAO" w:date="2026-10-15T20:07:00Z">
        <w:r w:rsidRPr="00D43589" w:rsidDel="006B4121">
          <w:rPr>
            <w:rFonts w:ascii="Times New Roman" w:hAnsi="Times New Roman"/>
            <w:color w:val="000000" w:themeColor="text1"/>
            <w:sz w:val="24"/>
            <w:rPrChange w:id="173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[</w:delText>
        </w:r>
      </w:del>
      <w:ins w:id="174" w:author="JOAO" w:date="2026-10-15T20:02:00Z">
        <w:r w:rsidR="002539B2" w:rsidRPr="002539B2">
          <w:rPr>
            <w:rFonts w:ascii="Times New Roman" w:hAnsi="Times New Roman"/>
            <w:color w:val="000000" w:themeColor="text1"/>
            <w:sz w:val="24"/>
          </w:rPr>
          <w:t>AMARO JR., Edson; NAKAYA, Helder; RIZZO, Luiz Vicente. Inteligência artificial em saúde. Dossiê IA na Pesquisa Científica, Hospital Albert Einstein / USP, p. 70-99, 2024.</w:t>
        </w:r>
      </w:ins>
      <w:del w:id="175" w:author="JOAO" w:date="2026-10-15T20:02:00Z">
        <w:r w:rsidRPr="00D43589" w:rsidDel="002539B2">
          <w:rPr>
            <w:rFonts w:ascii="Times New Roman" w:hAnsi="Times New Roman"/>
            <w:color w:val="000000" w:themeColor="text1"/>
            <w:sz w:val="24"/>
            <w:rPrChange w:id="176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COLE AQUI A PRIMEIRA REFERÊNCIA CITADA, EM ORDEM ALFABÉTICA E NO PADRÃO EXIGIDO</w:delText>
        </w:r>
      </w:del>
      <w:del w:id="177" w:author="JOAO" w:date="2026-10-15T20:07:00Z">
        <w:r w:rsidRPr="00D43589" w:rsidDel="006B4121">
          <w:rPr>
            <w:rFonts w:ascii="Times New Roman" w:hAnsi="Times New Roman"/>
            <w:color w:val="000000" w:themeColor="text1"/>
            <w:sz w:val="24"/>
            <w:rPrChange w:id="178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]</w:delText>
        </w:r>
      </w:del>
    </w:p>
    <w:p w14:paraId="087A0169" w14:textId="291963B8" w:rsidR="00C708FD" w:rsidRDefault="00C708FD" w:rsidP="00C708FD">
      <w:pPr>
        <w:spacing w:before="200" w:line="240" w:lineRule="auto"/>
        <w:rPr>
          <w:ins w:id="179" w:author="JOAO" w:date="2026-10-15T20:02:00Z"/>
          <w:rFonts w:ascii="Times New Roman" w:hAnsi="Times New Roman"/>
          <w:color w:val="000000" w:themeColor="text1"/>
          <w:sz w:val="24"/>
        </w:rPr>
      </w:pPr>
      <w:del w:id="180" w:author="JOAO" w:date="2026-10-15T20:07:00Z">
        <w:r w:rsidRPr="00D43589" w:rsidDel="006B4121">
          <w:rPr>
            <w:rFonts w:ascii="Times New Roman" w:hAnsi="Times New Roman"/>
            <w:color w:val="000000" w:themeColor="text1"/>
            <w:sz w:val="24"/>
            <w:rPrChange w:id="181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[</w:delText>
        </w:r>
      </w:del>
      <w:ins w:id="182" w:author="JOAO" w:date="2026-10-15T20:02:00Z">
        <w:r w:rsidR="002539B2" w:rsidRPr="002539B2">
          <w:rPr>
            <w:rFonts w:ascii="Times New Roman" w:hAnsi="Times New Roman"/>
            <w:color w:val="000000" w:themeColor="text1"/>
            <w:sz w:val="24"/>
          </w:rPr>
          <w:t xml:space="preserve">GARCIA, Ana Cristina </w:t>
        </w:r>
        <w:proofErr w:type="spellStart"/>
        <w:r w:rsidR="002539B2" w:rsidRPr="002539B2">
          <w:rPr>
            <w:rFonts w:ascii="Times New Roman" w:hAnsi="Times New Roman"/>
            <w:color w:val="000000" w:themeColor="text1"/>
            <w:sz w:val="24"/>
          </w:rPr>
          <w:t>Bicharra</w:t>
        </w:r>
        <w:proofErr w:type="spellEnd"/>
        <w:r w:rsidR="002539B2" w:rsidRPr="002539B2">
          <w:rPr>
            <w:rFonts w:ascii="Times New Roman" w:hAnsi="Times New Roman"/>
            <w:color w:val="000000" w:themeColor="text1"/>
            <w:sz w:val="24"/>
          </w:rPr>
          <w:t>. Ética e Inteligência Artificial. Computação Brasil, SBC / UNIRIO, n. 43, p. 14-22, 2020.</w:t>
        </w:r>
      </w:ins>
      <w:del w:id="183" w:author="JOAO" w:date="2026-10-15T20:02:00Z">
        <w:r w:rsidRPr="00D43589" w:rsidDel="002539B2">
          <w:rPr>
            <w:rFonts w:ascii="Times New Roman" w:hAnsi="Times New Roman"/>
            <w:color w:val="000000" w:themeColor="text1"/>
            <w:sz w:val="24"/>
            <w:rPrChange w:id="184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COLE AQUI AS DEMAIS REFERÊNCIAS, UMA POR PARÁGRAFO. DUPLIQUE ESTA LINHA QUANDO NECESSÁRIO</w:delText>
        </w:r>
      </w:del>
      <w:del w:id="185" w:author="JOAO" w:date="2026-10-15T20:07:00Z">
        <w:r w:rsidRPr="00D43589" w:rsidDel="006B4121">
          <w:rPr>
            <w:rFonts w:ascii="Times New Roman" w:hAnsi="Times New Roman"/>
            <w:color w:val="000000" w:themeColor="text1"/>
            <w:sz w:val="24"/>
            <w:rPrChange w:id="186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]</w:delText>
        </w:r>
      </w:del>
    </w:p>
    <w:p w14:paraId="56B38D70" w14:textId="4A46ED80" w:rsidR="002539B2" w:rsidRPr="00046E43" w:rsidRDefault="002539B2" w:rsidP="002539B2">
      <w:pPr>
        <w:spacing w:before="200" w:line="240" w:lineRule="auto"/>
        <w:rPr>
          <w:ins w:id="187" w:author="JOAO" w:date="2026-10-15T20:02:00Z"/>
          <w:rFonts w:ascii="Times New Roman" w:hAnsi="Times New Roman" w:cs="Times New Roman"/>
          <w:color w:val="000000" w:themeColor="text1"/>
          <w:sz w:val="24"/>
          <w:szCs w:val="24"/>
        </w:rPr>
      </w:pPr>
      <w:ins w:id="188" w:author="JOAO" w:date="2026-10-15T20:03:00Z">
        <w:r w:rsidRPr="002539B2">
          <w:rPr>
            <w:rFonts w:ascii="Times New Roman" w:hAnsi="Times New Roman"/>
            <w:color w:val="000000" w:themeColor="text1"/>
            <w:sz w:val="24"/>
          </w:rPr>
          <w:t xml:space="preserve">SILVA, Gabriela G. </w:t>
        </w:r>
        <w:proofErr w:type="spellStart"/>
        <w:r w:rsidRPr="002539B2">
          <w:rPr>
            <w:rFonts w:ascii="Times New Roman" w:hAnsi="Times New Roman"/>
            <w:color w:val="000000" w:themeColor="text1"/>
            <w:sz w:val="24"/>
          </w:rPr>
          <w:t>da</w:t>
        </w:r>
        <w:proofErr w:type="spellEnd"/>
        <w:r w:rsidRPr="002539B2">
          <w:rPr>
            <w:rFonts w:ascii="Times New Roman" w:hAnsi="Times New Roman"/>
            <w:color w:val="000000" w:themeColor="text1"/>
            <w:sz w:val="24"/>
          </w:rPr>
          <w:t xml:space="preserve">; SILVA, Hugo P. </w:t>
        </w:r>
        <w:proofErr w:type="spellStart"/>
        <w:r w:rsidRPr="002539B2">
          <w:rPr>
            <w:rFonts w:ascii="Times New Roman" w:hAnsi="Times New Roman"/>
            <w:color w:val="000000" w:themeColor="text1"/>
            <w:sz w:val="24"/>
          </w:rPr>
          <w:t>da</w:t>
        </w:r>
        <w:proofErr w:type="spellEnd"/>
        <w:r w:rsidRPr="002539B2">
          <w:rPr>
            <w:rFonts w:ascii="Times New Roman" w:hAnsi="Times New Roman"/>
            <w:color w:val="000000" w:themeColor="text1"/>
            <w:sz w:val="24"/>
          </w:rPr>
          <w:t xml:space="preserve">; RODRIGUES, Mariana L. de A. Desafios do uso da inteligência artificial nos diagnósticos de saúde: uma revisão integrativa. Cad. Ibero-Amer. Dir. </w:t>
        </w:r>
        <w:proofErr w:type="spellStart"/>
        <w:r w:rsidRPr="002539B2">
          <w:rPr>
            <w:rFonts w:ascii="Times New Roman" w:hAnsi="Times New Roman"/>
            <w:color w:val="000000" w:themeColor="text1"/>
            <w:sz w:val="24"/>
          </w:rPr>
          <w:t>Sanit</w:t>
        </w:r>
        <w:proofErr w:type="spellEnd"/>
        <w:r w:rsidRPr="002539B2">
          <w:rPr>
            <w:rFonts w:ascii="Times New Roman" w:hAnsi="Times New Roman"/>
            <w:color w:val="000000" w:themeColor="text1"/>
            <w:sz w:val="24"/>
          </w:rPr>
          <w:t>., v. 13, n. 2, p. 11-18, 2024.</w:t>
        </w:r>
      </w:ins>
    </w:p>
    <w:p w14:paraId="4145D7A1" w14:textId="36F22B29" w:rsidR="002539B2" w:rsidRPr="00C87887" w:rsidRDefault="002539B2" w:rsidP="002539B2">
      <w:pPr>
        <w:spacing w:before="200" w:line="240" w:lineRule="auto"/>
        <w:rPr>
          <w:ins w:id="189" w:author="JOAO" w:date="2026-10-15T20:02:00Z"/>
          <w:rFonts w:ascii="Times New Roman" w:hAnsi="Times New Roman" w:cs="Times New Roman"/>
          <w:color w:val="000000" w:themeColor="text1"/>
          <w:sz w:val="24"/>
          <w:szCs w:val="24"/>
          <w:u w:val="single"/>
          <w:rPrChange w:id="190" w:author="JOAO" w:date="2026-10-15T20:07:00Z">
            <w:rPr>
              <w:ins w:id="191" w:author="JOAO" w:date="2026-10-15T20:02:00Z"/>
              <w:rFonts w:ascii="Times New Roman" w:hAnsi="Times New Roman" w:cs="Times New Roman"/>
              <w:color w:val="000000" w:themeColor="text1"/>
              <w:sz w:val="24"/>
              <w:szCs w:val="24"/>
            </w:rPr>
          </w:rPrChange>
        </w:rPr>
      </w:pPr>
      <w:ins w:id="192" w:author="JOAO" w:date="2026-10-15T20:03:00Z">
        <w:r w:rsidRPr="002539B2">
          <w:rPr>
            <w:rFonts w:ascii="Times New Roman" w:hAnsi="Times New Roman"/>
            <w:color w:val="000000" w:themeColor="text1"/>
            <w:sz w:val="24"/>
          </w:rPr>
          <w:t>TORRES, Douglas R.; WERMELINGER, Eduardo D.; FERREIRA, Aldo P. Aplicação da Inteligência Artificial na Atenção Primária à Saúde: revisão de escopo e avaliação crítica. Ciência &amp; Saúde Coletiva, Fiocruz, 2025.</w:t>
        </w:r>
      </w:ins>
    </w:p>
    <w:p w14:paraId="48649BA3" w14:textId="77777777" w:rsidR="002539B2" w:rsidRPr="00D43589" w:rsidRDefault="002539B2" w:rsidP="00C708FD">
      <w:pPr>
        <w:spacing w:before="200" w:line="240" w:lineRule="auto"/>
        <w:rPr>
          <w:rFonts w:ascii="Times New Roman" w:hAnsi="Times New Roman" w:cs="Times New Roman"/>
          <w:color w:val="000000" w:themeColor="text1"/>
          <w:sz w:val="24"/>
          <w:szCs w:val="24"/>
          <w:rPrChange w:id="193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sectPr w:rsidR="002539B2" w:rsidRPr="00D43589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86" w:author="ANDRÉA" w:date="2021-09-03T12:53:00Z" w:initials="A">
    <w:p w14:paraId="27EAB0E2" w14:textId="77777777" w:rsidR="0030327C" w:rsidRDefault="0030327C" w:rsidP="00CD4A34">
      <w:pPr>
        <w:pStyle w:val="Textodecomentrio"/>
      </w:pPr>
      <w:r>
        <w:rPr>
          <w:rStyle w:val="Refdecomentrio"/>
        </w:rPr>
        <w:annotationRef/>
      </w:r>
      <w:r w:rsidR="00CD4A34">
        <w:t>Título do resumo: Times New Roman. Tamanho 14. Texto a esquerda. Negrito. Corpo do resumo: entre 600 a 700 palavras. Até 4700 caracteres contando os espaços em branco. Times New Roman. Tamanho 12. Texto Justificado. Sem recuo na 1ª linha. Espaçamento 1,5 entre linhas. Espaçamento (antes e depois) de parágrafo zerado (0). Resumo é texto corrido, sem subtítulos. Não é o resumo do artigo. Deve ser a mesma temática, mas com discussões diferenciadas do artigo.</w:t>
      </w:r>
    </w:p>
  </w:comment>
  <w:comment w:id="166" w:author="ANDRÉA" w:date="2022-03-18T14:03:00Z" w:initials="A">
    <w:p w14:paraId="71908AB7" w14:textId="68711667" w:rsidR="000656E9" w:rsidRPr="000656E9" w:rsidRDefault="000656E9" w:rsidP="000656E9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Refdecomentrio"/>
        </w:rPr>
        <w:annotationRef/>
      </w:r>
      <w:r w:rsidR="00F341A9">
        <w:rPr>
          <w:rFonts w:ascii="Times New Roman" w:hAnsi="Times New Roman" w:cs="Times New Roman"/>
          <w:sz w:val="24"/>
          <w:szCs w:val="24"/>
        </w:rPr>
        <w:t xml:space="preserve">Somente referenciar o que foi utilizado na pesquisa/citação/no corpo do resumo. </w:t>
      </w:r>
      <w:r w:rsidRPr="0058428F">
        <w:rPr>
          <w:rFonts w:ascii="Times New Roman" w:hAnsi="Times New Roman" w:cs="Times New Roman"/>
          <w:sz w:val="24"/>
          <w:szCs w:val="24"/>
        </w:rPr>
        <w:t xml:space="preserve">Times New Roman. Tamanho 12. Texto </w:t>
      </w:r>
      <w:r>
        <w:rPr>
          <w:rFonts w:ascii="Times New Roman" w:hAnsi="Times New Roman" w:cs="Times New Roman"/>
          <w:sz w:val="24"/>
          <w:szCs w:val="24"/>
        </w:rPr>
        <w:t>a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Sem r</w:t>
      </w:r>
      <w:r w:rsidRPr="0058428F">
        <w:rPr>
          <w:rFonts w:ascii="Times New Roman" w:hAnsi="Times New Roman" w:cs="Times New Roman"/>
          <w:sz w:val="24"/>
          <w:szCs w:val="24"/>
        </w:rPr>
        <w:t>ecuo 1ª linha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8428F">
        <w:rPr>
          <w:rFonts w:ascii="Times New Roman" w:hAnsi="Times New Roman" w:cs="Times New Roman"/>
          <w:sz w:val="24"/>
          <w:szCs w:val="24"/>
        </w:rPr>
        <w:t xml:space="preserve">Espaçamento </w:t>
      </w:r>
      <w:r>
        <w:rPr>
          <w:rFonts w:ascii="Times New Roman" w:hAnsi="Times New Roman" w:cs="Times New Roman"/>
          <w:sz w:val="24"/>
          <w:szCs w:val="24"/>
        </w:rPr>
        <w:t xml:space="preserve">simples na referência. Em ordem alfabética. Espaçamento entre uma referência e outra (antes e depois) 10 pontos. No formato ABNT*. </w:t>
      </w:r>
      <w:r w:rsidR="006E11E9">
        <w:rPr>
          <w:rFonts w:ascii="Times New Roman" w:hAnsi="Times New Roman" w:cs="Times New Roman"/>
          <w:sz w:val="24"/>
          <w:szCs w:val="24"/>
        </w:rPr>
        <w:t xml:space="preserve">Referência, obrigatoriamente, artigos científicos e livros da biblioteca da instituição. </w:t>
      </w:r>
      <w:r>
        <w:rPr>
          <w:rFonts w:ascii="Times New Roman" w:hAnsi="Times New Roman" w:cs="Times New Roman"/>
          <w:sz w:val="24"/>
          <w:szCs w:val="24"/>
        </w:rPr>
        <w:t xml:space="preserve">Preferência para ano de edição: </w:t>
      </w:r>
      <w:r w:rsidR="006E11E9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 em diante.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7EAB0E2" w15:done="0"/>
  <w15:commentEx w15:paraId="71908AB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7EAB0E2" w16cid:durableId="2E6FC493"/>
  <w16cid:commentId w16cid:paraId="71908AB7" w16cid:durableId="2E6FC4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28021" w14:textId="77777777" w:rsidR="00582EF4" w:rsidRDefault="00582EF4" w:rsidP="00FC70D8">
      <w:pPr>
        <w:spacing w:after="0" w:line="240" w:lineRule="auto"/>
      </w:pPr>
      <w:r>
        <w:separator/>
      </w:r>
    </w:p>
  </w:endnote>
  <w:endnote w:type="continuationSeparator" w:id="0">
    <w:p w14:paraId="71779762" w14:textId="77777777" w:rsidR="00582EF4" w:rsidRDefault="00582EF4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739BD" w14:textId="77777777" w:rsidR="00582EF4" w:rsidRDefault="00582EF4" w:rsidP="00FC70D8">
      <w:pPr>
        <w:spacing w:after="0" w:line="240" w:lineRule="auto"/>
      </w:pPr>
      <w:r>
        <w:separator/>
      </w:r>
    </w:p>
  </w:footnote>
  <w:footnote w:type="continuationSeparator" w:id="0">
    <w:p w14:paraId="42D84839" w14:textId="77777777" w:rsidR="00582EF4" w:rsidRDefault="00582EF4" w:rsidP="00FC70D8">
      <w:pPr>
        <w:spacing w:after="0" w:line="240" w:lineRule="auto"/>
      </w:pPr>
      <w:r>
        <w:continuationSeparator/>
      </w:r>
    </w:p>
  </w:footnote>
  <w:footnote w:id="1">
    <w:p w14:paraId="5A37C5F8" w14:textId="0A6924B8" w:rsidR="0072291A" w:rsidRPr="006D5DF8" w:rsidRDefault="0072291A" w:rsidP="0072291A">
      <w:pPr>
        <w:pStyle w:val="Textodenotaderodap"/>
        <w:rPr>
          <w:rStyle w:val="Refdenotaderodap"/>
          <w:rFonts w:ascii="Times New Roman" w:hAnsi="Times New Roman" w:cs="Times New Roman"/>
          <w:sz w:val="16"/>
          <w:szCs w:val="16"/>
        </w:rPr>
      </w:pPr>
      <w:r w:rsidRPr="006D5DF8">
        <w:rPr>
          <w:rFonts w:ascii="Times New Roman" w:hAnsi="Times New Roman" w:cs="Times New Roman"/>
          <w:sz w:val="16"/>
          <w:szCs w:val="16"/>
          <w:vertAlign w:val="superscript"/>
          <w:rPrChange w:id="17" w:author="Isabella" w:date="2026-10-06T19:10:00Z">
            <w:rPr>
              <w:color w:val="FF0000"/>
              <w:vertAlign w:val="superscript"/>
            </w:rPr>
          </w:rPrChange>
        </w:rPr>
        <w:footnoteRef/>
      </w:r>
      <w:r w:rsidRPr="006D5DF8">
        <w:rPr>
          <w:rFonts w:ascii="Times New Roman" w:hAnsi="Times New Roman" w:cs="Times New Roman"/>
          <w:sz w:val="16"/>
          <w:szCs w:val="16"/>
          <w:rPrChange w:id="18" w:author="Isabella" w:date="2026-10-06T19:10:00Z">
            <w:rPr>
              <w:color w:val="FF0000"/>
            </w:rPr>
          </w:rPrChange>
        </w:rPr>
        <w:t xml:space="preserve"> </w:t>
      </w:r>
      <w:ins w:id="19" w:author="Isabella" w:date="2026-10-06T19:06:00Z">
        <w:r w:rsidR="006D5DF8" w:rsidRPr="006D5DF8">
          <w:rPr>
            <w:rFonts w:ascii="Times New Roman" w:hAnsi="Times New Roman" w:cs="Times New Roman"/>
            <w:sz w:val="16"/>
            <w:szCs w:val="16"/>
            <w:rPrChange w:id="20" w:author="Isabella" w:date="2026-10-06T19:10:00Z">
              <w:rPr>
                <w:color w:val="FF0000"/>
              </w:rPr>
            </w:rPrChange>
          </w:rPr>
          <w:t>isousa@brazcubas.edu.br</w:t>
        </w:r>
      </w:ins>
      <w:del w:id="21" w:author="Isabella" w:date="2026-10-06T19:06:00Z">
        <w:r w:rsidRPr="006D5DF8" w:rsidDel="006D5DF8">
          <w:rPr>
            <w:rFonts w:ascii="Times New Roman" w:hAnsi="Times New Roman" w:cs="Times New Roman"/>
            <w:sz w:val="16"/>
            <w:szCs w:val="16"/>
            <w:rPrChange w:id="22" w:author="Isabella" w:date="2026-10-06T19:10:00Z">
              <w:rPr>
                <w:color w:val="FF0000"/>
              </w:rPr>
            </w:rPrChange>
          </w:rPr>
          <w:delText>E-mai</w:delText>
        </w:r>
        <w:r w:rsidR="00370E91" w:rsidRPr="006D5DF8" w:rsidDel="006D5DF8">
          <w:rPr>
            <w:rFonts w:ascii="Times New Roman" w:hAnsi="Times New Roman" w:cs="Times New Roman"/>
            <w:sz w:val="16"/>
            <w:szCs w:val="16"/>
            <w:rPrChange w:id="23" w:author="Isabella" w:date="2026-10-06T19:10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l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24" w:author="Isabella" w:date="2026-10-06T19:10:00Z">
              <w:rPr>
                <w:color w:val="FF0000"/>
              </w:rPr>
            </w:rPrChange>
          </w:rPr>
          <w:delText xml:space="preserve"> institucional</w:delText>
        </w:r>
      </w:del>
      <w:del w:id="25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  <w:rPrChange w:id="26" w:author="Isabella" w:date="2026-10-06T19:10:00Z">
              <w:rPr>
                <w:color w:val="FF0000"/>
              </w:rPr>
            </w:rPrChange>
          </w:rPr>
          <w:delText xml:space="preserve"> </w:delText>
        </w:r>
      </w:del>
      <w:del w:id="27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  <w:rPrChange w:id="28" w:author="Isabella" w:date="2026-10-06T19:10:00Z">
              <w:rPr/>
            </w:rPrChange>
          </w:rPr>
          <w:delText>-</w:delText>
        </w:r>
      </w:del>
      <w:ins w:id="29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-</w:t>
        </w:r>
      </w:ins>
      <w:r w:rsidRPr="006D5DF8">
        <w:rPr>
          <w:rFonts w:ascii="Times New Roman" w:hAnsi="Times New Roman" w:cs="Times New Roman"/>
          <w:sz w:val="16"/>
          <w:szCs w:val="16"/>
          <w:rPrChange w:id="30" w:author="Isabella" w:date="2026-10-06T19:10:00Z">
            <w:rPr/>
          </w:rPrChange>
        </w:rPr>
        <w:t xml:space="preserve"> </w:t>
      </w:r>
      <w:del w:id="31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Lattes </w:delText>
        </w:r>
      </w:del>
      <w:ins w:id="32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ID Lattes: </w:t>
        </w:r>
        <w:r w:rsidR="006D5DF8" w:rsidRPr="006D5DF8">
          <w:rPr>
            <w:rFonts w:ascii="Times New Roman" w:hAnsi="Times New Roman" w:cs="Times New Roman"/>
            <w:sz w:val="16"/>
            <w:szCs w:val="16"/>
            <w:shd w:val="clear" w:color="auto" w:fill="FFFFFF"/>
            <w:rPrChange w:id="33" w:author="Isabella" w:date="2026-10-06T19:10:00Z">
              <w:rPr>
                <w:rFonts w:ascii="Tahoma" w:hAnsi="Tahoma" w:cs="Tahoma"/>
                <w:color w:val="326C99"/>
                <w:sz w:val="17"/>
                <w:szCs w:val="17"/>
                <w:shd w:val="clear" w:color="auto" w:fill="FFFFFF"/>
              </w:rPr>
            </w:rPrChange>
          </w:rPr>
          <w:t>4215441884581120</w:t>
        </w:r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34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5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6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ORCID - </w:delText>
        </w:r>
      </w:del>
      <w:r w:rsidRPr="006D5DF8">
        <w:rPr>
          <w:rFonts w:ascii="Times New Roman" w:hAnsi="Times New Roman" w:cs="Times New Roman"/>
          <w:sz w:val="16"/>
          <w:szCs w:val="16"/>
        </w:rPr>
        <w:t>Graduação</w:t>
      </w:r>
      <w:ins w:id="37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em Análise e Desenvolvimento de Sistemas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8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9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Especialização</w:t>
      </w:r>
      <w:ins w:id="40" w:author="Isabella" w:date="2026-10-06T19:10:00Z">
        <w:r w:rsidR="006D5DF8">
          <w:rPr>
            <w:rFonts w:ascii="Times New Roman" w:hAnsi="Times New Roman" w:cs="Times New Roman"/>
            <w:sz w:val="16"/>
            <w:szCs w:val="16"/>
          </w:rPr>
          <w:t xml:space="preserve"> em Algoritmos e Lógica de Programação</w:t>
        </w:r>
      </w:ins>
      <w:del w:id="41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 - Mestrado - 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42" w:author="Isabella" w:date="2026-10-06T19:09:00Z">
              <w:rPr/>
            </w:rPrChange>
          </w:rPr>
          <w:delText>Doutorado (máximo 2 linhas).</w:delText>
        </w:r>
      </w:del>
    </w:p>
  </w:footnote>
  <w:footnote w:id="2">
    <w:p w14:paraId="28B2AF9C" w14:textId="29329DCE" w:rsidR="00FC70D8" w:rsidRPr="006D5DF8" w:rsidRDefault="00FC70D8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r w:rsidR="005B3962">
        <w:rPr>
          <w:rFonts w:ascii="Times New Roman" w:hAnsi="Times New Roman" w:cs="Times New Roman"/>
          <w:sz w:val="16"/>
          <w:szCs w:val="16"/>
        </w:rPr>
        <w:t>joao.otreira@cs.brazcubas.edu.br</w:t>
      </w:r>
      <w:r w:rsidR="00595417" w:rsidRPr="006D5DF8">
        <w:rPr>
          <w:rFonts w:ascii="Times New Roman" w:hAnsi="Times New Roman" w:cs="Times New Roman"/>
          <w:sz w:val="16"/>
          <w:szCs w:val="16"/>
          <w:rPrChange w:id="54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="00595417" w:rsidRPr="006D5DF8">
        <w:rPr>
          <w:rFonts w:ascii="Times New Roman" w:hAnsi="Times New Roman" w:cs="Times New Roman"/>
          <w:sz w:val="16"/>
          <w:szCs w:val="16"/>
        </w:rPr>
        <w:t xml:space="preserve">- </w:t>
      </w:r>
      <w:r w:rsidR="0049639B" w:rsidRPr="006D5DF8">
        <w:rPr>
          <w:rFonts w:ascii="Times New Roman" w:hAnsi="Times New Roman" w:cs="Times New Roman"/>
          <w:sz w:val="16"/>
          <w:szCs w:val="16"/>
          <w:rPrChange w:id="55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RGM </w:t>
      </w:r>
      <w:r w:rsidR="005B3962">
        <w:rPr>
          <w:rFonts w:ascii="Times New Roman" w:hAnsi="Times New Roman" w:cs="Times New Roman"/>
          <w:sz w:val="16"/>
          <w:szCs w:val="16"/>
        </w:rPr>
        <w:t>46945491</w:t>
      </w:r>
      <w:r w:rsidR="00595417" w:rsidRPr="006D5DF8">
        <w:rPr>
          <w:rFonts w:ascii="Times New Roman" w:hAnsi="Times New Roman" w:cs="Times New Roman"/>
          <w:sz w:val="16"/>
          <w:szCs w:val="16"/>
          <w:rPrChange w:id="56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="00595417"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r w:rsidR="005B3962">
        <w:rPr>
          <w:rFonts w:ascii="Times New Roman" w:hAnsi="Times New Roman" w:cs="Times New Roman"/>
          <w:sz w:val="16"/>
          <w:szCs w:val="16"/>
        </w:rPr>
        <w:t>2</w:t>
      </w:r>
      <w:r w:rsidR="00595417" w:rsidRPr="006D5DF8">
        <w:rPr>
          <w:rFonts w:ascii="Times New Roman" w:hAnsi="Times New Roman" w:cs="Times New Roman"/>
          <w:sz w:val="16"/>
          <w:szCs w:val="16"/>
        </w:rPr>
        <w:t>º semestre)</w:t>
      </w:r>
    </w:p>
  </w:footnote>
  <w:footnote w:id="3">
    <w:p w14:paraId="6A07B874" w14:textId="0736581A" w:rsidR="00595417" w:rsidRPr="006D5DF8" w:rsidRDefault="00595417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  <w:rPrChange w:id="66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e-mail </w:t>
      </w:r>
      <w:r w:rsidRPr="006D5DF8">
        <w:rPr>
          <w:rFonts w:ascii="Times New Roman" w:hAnsi="Times New Roman" w:cs="Times New Roman"/>
          <w:sz w:val="16"/>
          <w:szCs w:val="16"/>
        </w:rPr>
        <w:t xml:space="preserve">- </w:t>
      </w:r>
      <w:r w:rsidRPr="006D5DF8">
        <w:rPr>
          <w:rFonts w:ascii="Times New Roman" w:hAnsi="Times New Roman" w:cs="Times New Roman"/>
          <w:sz w:val="16"/>
          <w:szCs w:val="16"/>
          <w:rPrChange w:id="67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RGM </w:t>
      </w:r>
      <w:r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r w:rsidR="005B3962">
        <w:rPr>
          <w:rFonts w:ascii="Times New Roman" w:hAnsi="Times New Roman" w:cs="Times New Roman"/>
          <w:sz w:val="16"/>
          <w:szCs w:val="16"/>
        </w:rPr>
        <w:t>2</w:t>
      </w:r>
      <w:r w:rsidRPr="006D5DF8">
        <w:rPr>
          <w:rFonts w:ascii="Times New Roman" w:hAnsi="Times New Roman" w:cs="Times New Roman"/>
          <w:sz w:val="16"/>
          <w:szCs w:val="16"/>
        </w:rPr>
        <w:t>º semestre)</w:t>
      </w:r>
    </w:p>
  </w:footnote>
  <w:footnote w:id="4">
    <w:p w14:paraId="4EA61B3A" w14:textId="55B59310" w:rsidR="00006420" w:rsidRPr="006D5DF8" w:rsidRDefault="00006420" w:rsidP="00006420">
      <w:pPr>
        <w:pStyle w:val="Textodenotaderodap"/>
        <w:rPr>
          <w:ins w:id="72" w:author="JOAO" w:date="2026-10-15T20:21:00Z"/>
          <w:rFonts w:ascii="Times New Roman" w:hAnsi="Times New Roman" w:cs="Times New Roman"/>
          <w:sz w:val="16"/>
          <w:szCs w:val="16"/>
        </w:rPr>
      </w:pPr>
      <w:ins w:id="73" w:author="JOAO" w:date="2026-10-15T20:21:00Z">
        <w:r w:rsidRPr="006D5DF8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  <w:r w:rsidRPr="00046E43">
          <w:rPr>
            <w:rFonts w:ascii="Times New Roman" w:hAnsi="Times New Roman" w:cs="Times New Roman"/>
            <w:sz w:val="16"/>
            <w:szCs w:val="16"/>
          </w:rPr>
          <w:t xml:space="preserve">e-mail </w:t>
        </w:r>
        <w:r w:rsidRPr="006D5DF8">
          <w:rPr>
            <w:rFonts w:ascii="Times New Roman" w:hAnsi="Times New Roman" w:cs="Times New Roman"/>
            <w:sz w:val="16"/>
            <w:szCs w:val="16"/>
          </w:rPr>
          <w:t xml:space="preserve">- </w:t>
        </w:r>
        <w:r w:rsidRPr="00046E43">
          <w:rPr>
            <w:rFonts w:ascii="Times New Roman" w:hAnsi="Times New Roman" w:cs="Times New Roman"/>
            <w:sz w:val="16"/>
            <w:szCs w:val="16"/>
          </w:rPr>
          <w:t xml:space="preserve">RGM </w:t>
        </w:r>
        <w:r w:rsidRPr="006D5DF8">
          <w:rPr>
            <w:rFonts w:ascii="Times New Roman" w:hAnsi="Times New Roman" w:cs="Times New Roman"/>
            <w:sz w:val="16"/>
            <w:szCs w:val="16"/>
          </w:rPr>
          <w:t>- Centro Universitário Braz Cubas - Graduando em Análise e Desenvolvimento de Sistemas (</w:t>
        </w:r>
      </w:ins>
      <w:r w:rsidR="005B3962">
        <w:rPr>
          <w:rFonts w:ascii="Times New Roman" w:hAnsi="Times New Roman" w:cs="Times New Roman"/>
          <w:sz w:val="16"/>
          <w:szCs w:val="16"/>
        </w:rPr>
        <w:t>2</w:t>
      </w:r>
      <w:ins w:id="74" w:author="JOAO" w:date="2026-10-15T20:21:00Z">
        <w:r w:rsidRPr="006D5DF8">
          <w:rPr>
            <w:rFonts w:ascii="Times New Roman" w:hAnsi="Times New Roman" w:cs="Times New Roman"/>
            <w:sz w:val="16"/>
            <w:szCs w:val="16"/>
          </w:rPr>
          <w:t>º semestre)</w:t>
        </w:r>
      </w:ins>
    </w:p>
  </w:footnote>
  <w:footnote w:id="5">
    <w:p w14:paraId="680E9278" w14:textId="15DCA641" w:rsidR="00006420" w:rsidRPr="006D5DF8" w:rsidRDefault="00006420" w:rsidP="00006420">
      <w:pPr>
        <w:pStyle w:val="Textodenotaderodap"/>
        <w:rPr>
          <w:ins w:id="76" w:author="JOAO" w:date="2026-10-15T20:21:00Z"/>
          <w:rFonts w:ascii="Times New Roman" w:hAnsi="Times New Roman" w:cs="Times New Roman"/>
          <w:sz w:val="16"/>
          <w:szCs w:val="16"/>
        </w:rPr>
      </w:pPr>
      <w:ins w:id="77" w:author="JOAO" w:date="2026-10-15T20:21:00Z">
        <w:r w:rsidRPr="006D5DF8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r w:rsidR="0049639B" w:rsidRPr="0049639B">
        <w:rPr>
          <w:rFonts w:ascii="Times New Roman" w:hAnsi="Times New Roman" w:cs="Times New Roman"/>
          <w:sz w:val="16"/>
          <w:szCs w:val="16"/>
        </w:rPr>
        <w:t>lucas.santos007@cs.brazcubas.edu.br</w:t>
      </w:r>
      <w:ins w:id="78" w:author="JOAO" w:date="2026-10-15T20:21:00Z">
        <w:r w:rsidRPr="00046E43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r w:rsidR="0049639B">
        <w:rPr>
          <w:rFonts w:ascii="Times New Roman" w:hAnsi="Times New Roman" w:cs="Times New Roman"/>
          <w:sz w:val="16"/>
          <w:szCs w:val="16"/>
        </w:rPr>
        <w:t xml:space="preserve">– </w:t>
      </w:r>
      <w:r w:rsidR="0049639B" w:rsidRPr="006D5DF8">
        <w:rPr>
          <w:rFonts w:ascii="Times New Roman" w:hAnsi="Times New Roman" w:cs="Times New Roman"/>
          <w:sz w:val="16"/>
          <w:szCs w:val="16"/>
          <w:rPrChange w:id="79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RGM </w:t>
      </w:r>
      <w:r w:rsidR="0049639B" w:rsidRPr="0049639B">
        <w:rPr>
          <w:rFonts w:ascii="Times New Roman" w:hAnsi="Times New Roman" w:cs="Times New Roman"/>
          <w:sz w:val="16"/>
          <w:szCs w:val="16"/>
        </w:rPr>
        <w:t>47635282</w:t>
      </w:r>
      <w:r w:rsidR="0049639B">
        <w:rPr>
          <w:rFonts w:ascii="Times New Roman" w:hAnsi="Times New Roman" w:cs="Times New Roman"/>
          <w:sz w:val="16"/>
          <w:szCs w:val="16"/>
        </w:rPr>
        <w:t xml:space="preserve"> </w:t>
      </w:r>
      <w:ins w:id="80" w:author="JOAO" w:date="2026-10-15T20:21:00Z">
        <w:r w:rsidRPr="006D5DF8">
          <w:rPr>
            <w:rFonts w:ascii="Times New Roman" w:hAnsi="Times New Roman" w:cs="Times New Roman"/>
            <w:sz w:val="16"/>
            <w:szCs w:val="16"/>
          </w:rPr>
          <w:t>- Centro Universitário Braz Cubas - Graduando em Análise e Desenvolvimento de Sistemas (</w:t>
        </w:r>
      </w:ins>
      <w:r w:rsidR="005B3962">
        <w:rPr>
          <w:rFonts w:ascii="Times New Roman" w:hAnsi="Times New Roman" w:cs="Times New Roman"/>
          <w:sz w:val="16"/>
          <w:szCs w:val="16"/>
        </w:rPr>
        <w:t>2</w:t>
      </w:r>
      <w:ins w:id="81" w:author="JOAO" w:date="2026-10-15T20:21:00Z">
        <w:r w:rsidRPr="006D5DF8">
          <w:rPr>
            <w:rFonts w:ascii="Times New Roman" w:hAnsi="Times New Roman" w:cs="Times New Roman"/>
            <w:sz w:val="16"/>
            <w:szCs w:val="16"/>
          </w:rPr>
          <w:t>º semestre)</w:t>
        </w:r>
      </w:ins>
      <w:r w:rsidR="0049639B">
        <w:rPr>
          <w:rFonts w:ascii="Times New Roman" w:hAnsi="Times New Roman" w:cs="Times New Roman"/>
          <w:sz w:val="16"/>
          <w:szCs w:val="16"/>
        </w:rPr>
        <w:tab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C464F" w14:textId="77777777"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164BEDE5" wp14:editId="79F229BA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8241E7" w14:textId="77777777" w:rsidR="007641CF" w:rsidRDefault="007641CF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sabella">
    <w15:presenceInfo w15:providerId="AD" w15:userId="S::isousa@pf.brazcubas.edu.br::54db16e1-b3c5-4b78-a2be-3bfe28968c17"/>
  </w15:person>
  <w15:person w15:author="JOAO">
    <w15:presenceInfo w15:providerId="AD" w15:userId="S::joao.otreira@cs.brazcubas.edu.br::312404a7-a7d2-43d7-972d-3ca8ca50fbf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0D8"/>
    <w:rsid w:val="00006420"/>
    <w:rsid w:val="00013226"/>
    <w:rsid w:val="0001397A"/>
    <w:rsid w:val="000546BA"/>
    <w:rsid w:val="00054C4A"/>
    <w:rsid w:val="00060B4B"/>
    <w:rsid w:val="000656E9"/>
    <w:rsid w:val="000819CF"/>
    <w:rsid w:val="00086742"/>
    <w:rsid w:val="00086F56"/>
    <w:rsid w:val="00092B78"/>
    <w:rsid w:val="000A2BBF"/>
    <w:rsid w:val="00167E78"/>
    <w:rsid w:val="001736FF"/>
    <w:rsid w:val="001E29AC"/>
    <w:rsid w:val="0024210A"/>
    <w:rsid w:val="002539B2"/>
    <w:rsid w:val="00264E24"/>
    <w:rsid w:val="00271CA6"/>
    <w:rsid w:val="00291333"/>
    <w:rsid w:val="0030327C"/>
    <w:rsid w:val="00311B78"/>
    <w:rsid w:val="00312DE8"/>
    <w:rsid w:val="00370E91"/>
    <w:rsid w:val="00372C44"/>
    <w:rsid w:val="003A5BF3"/>
    <w:rsid w:val="003A6119"/>
    <w:rsid w:val="00413C9C"/>
    <w:rsid w:val="00432C91"/>
    <w:rsid w:val="004708DB"/>
    <w:rsid w:val="0049639B"/>
    <w:rsid w:val="004E2226"/>
    <w:rsid w:val="004E37A2"/>
    <w:rsid w:val="004E6F9D"/>
    <w:rsid w:val="00501E27"/>
    <w:rsid w:val="00567688"/>
    <w:rsid w:val="00582EF4"/>
    <w:rsid w:val="0058428F"/>
    <w:rsid w:val="005852F5"/>
    <w:rsid w:val="00595417"/>
    <w:rsid w:val="005B3962"/>
    <w:rsid w:val="005C422F"/>
    <w:rsid w:val="00604931"/>
    <w:rsid w:val="00622EE0"/>
    <w:rsid w:val="00623E37"/>
    <w:rsid w:val="006B4121"/>
    <w:rsid w:val="006D5DF8"/>
    <w:rsid w:val="006E11E9"/>
    <w:rsid w:val="006F1A2F"/>
    <w:rsid w:val="0072291A"/>
    <w:rsid w:val="007432CF"/>
    <w:rsid w:val="007641CF"/>
    <w:rsid w:val="007769ED"/>
    <w:rsid w:val="00802998"/>
    <w:rsid w:val="008525B0"/>
    <w:rsid w:val="00875998"/>
    <w:rsid w:val="008B4F7B"/>
    <w:rsid w:val="008D679D"/>
    <w:rsid w:val="00931D64"/>
    <w:rsid w:val="009529EC"/>
    <w:rsid w:val="00973471"/>
    <w:rsid w:val="009855E4"/>
    <w:rsid w:val="009B6A4D"/>
    <w:rsid w:val="009C17FE"/>
    <w:rsid w:val="009E7859"/>
    <w:rsid w:val="00A51101"/>
    <w:rsid w:val="00A70F89"/>
    <w:rsid w:val="00A866D7"/>
    <w:rsid w:val="00A93D78"/>
    <w:rsid w:val="00AD1B1B"/>
    <w:rsid w:val="00AE49E2"/>
    <w:rsid w:val="00AF01D1"/>
    <w:rsid w:val="00B1526F"/>
    <w:rsid w:val="00B2763F"/>
    <w:rsid w:val="00B2795B"/>
    <w:rsid w:val="00BB1BED"/>
    <w:rsid w:val="00BC1501"/>
    <w:rsid w:val="00C259E1"/>
    <w:rsid w:val="00C708FD"/>
    <w:rsid w:val="00C87887"/>
    <w:rsid w:val="00CC7DDE"/>
    <w:rsid w:val="00CD4A34"/>
    <w:rsid w:val="00CF5578"/>
    <w:rsid w:val="00CF7C84"/>
    <w:rsid w:val="00D43589"/>
    <w:rsid w:val="00D716B8"/>
    <w:rsid w:val="00DC2717"/>
    <w:rsid w:val="00DF119F"/>
    <w:rsid w:val="00E13575"/>
    <w:rsid w:val="00E1616A"/>
    <w:rsid w:val="00E6025C"/>
    <w:rsid w:val="00E715F6"/>
    <w:rsid w:val="00E80D60"/>
    <w:rsid w:val="00E93B7B"/>
    <w:rsid w:val="00EA2D91"/>
    <w:rsid w:val="00EB3286"/>
    <w:rsid w:val="00EC68F0"/>
    <w:rsid w:val="00ED28C6"/>
    <w:rsid w:val="00F133D1"/>
    <w:rsid w:val="00F341A9"/>
    <w:rsid w:val="00F670B9"/>
    <w:rsid w:val="00F7244C"/>
    <w:rsid w:val="00F72D6C"/>
    <w:rsid w:val="00FB2246"/>
    <w:rsid w:val="00FC70D8"/>
    <w:rsid w:val="00FE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64F6"/>
  <w15:docId w15:val="{1672F570-EC95-4C15-A544-084778DC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593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Resumo 2026 com campos de preenchimento</vt:lpstr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lastModifiedBy>JOAO</cp:lastModifiedBy>
  <cp:revision>32</cp:revision>
  <cp:lastPrinted>2026-10-15T23:25:00Z</cp:lastPrinted>
  <dcterms:created xsi:type="dcterms:W3CDTF">2022-03-18T16:02:00Z</dcterms:created>
  <dcterms:modified xsi:type="dcterms:W3CDTF">2026-10-15T23:38:00Z</dcterms:modified>
</cp:coreProperties>
</file>